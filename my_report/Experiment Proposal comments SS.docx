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11C55" w14:textId="11494466" w:rsidR="00951053" w:rsidRPr="00951053" w:rsidRDefault="00000000" w:rsidP="00951053">
      <w:pPr>
        <w:pStyle w:val="Title"/>
        <w:jc w:val="center"/>
        <w:rPr>
          <w:b/>
          <w:bCs/>
        </w:rPr>
      </w:pPr>
      <w:bookmarkStart w:id="0" w:name="_fmwgmrbtpoa8" w:colFirst="0" w:colLast="0"/>
      <w:bookmarkEnd w:id="0"/>
      <w:r>
        <w:rPr>
          <w:b/>
          <w:bCs/>
        </w:rPr>
        <w:t xml:space="preserve">Experiment Proposal </w:t>
      </w:r>
      <w:bookmarkStart w:id="1" w:name="_uvme7d1oxmyq" w:colFirst="0" w:colLast="0"/>
      <w:bookmarkEnd w:id="1"/>
    </w:p>
    <w:p w14:paraId="06C89170" w14:textId="43E501DC" w:rsidR="00951053" w:rsidRPr="00951053" w:rsidRDefault="00000000" w:rsidP="00951053">
      <w:pPr>
        <w:pStyle w:val="Heading1"/>
        <w:numPr>
          <w:ilvl w:val="0"/>
          <w:numId w:val="6"/>
        </w:numPr>
      </w:pPr>
      <w:r>
        <w:t xml:space="preserve">The test? </w:t>
      </w:r>
    </w:p>
    <w:p w14:paraId="3CC55584" w14:textId="77777777" w:rsidR="006F3BD1" w:rsidRDefault="00000000">
      <w:pPr>
        <w:ind w:left="720"/>
        <w:rPr>
          <w:sz w:val="21"/>
          <w:szCs w:val="21"/>
        </w:rPr>
      </w:pPr>
      <w:r>
        <w:rPr>
          <w:sz w:val="21"/>
          <w:szCs w:val="21"/>
        </w:rPr>
        <w:t>This is an experiment destined to be included in the master’s thesis aiming to understand whether generative AI is capable of helping the foreign language teachers in their regular pedagogical practices, specifically in creating dynamic lesson plans more efficiently and to what extent.</w:t>
      </w:r>
    </w:p>
    <w:p w14:paraId="796E81BD" w14:textId="43AD8DCB" w:rsidR="006F3BD1" w:rsidRDefault="00000000">
      <w:pPr>
        <w:ind w:left="720"/>
        <w:rPr>
          <w:sz w:val="21"/>
          <w:szCs w:val="21"/>
        </w:rPr>
      </w:pPr>
      <w:r>
        <w:rPr>
          <w:sz w:val="21"/>
          <w:szCs w:val="21"/>
        </w:rPr>
        <w:t xml:space="preserve">The experiment is to be held between the “Experiment conductor” (me) and the </w:t>
      </w:r>
      <w:commentRangeStart w:id="2"/>
      <w:r>
        <w:rPr>
          <w:sz w:val="21"/>
          <w:szCs w:val="21"/>
        </w:rPr>
        <w:t>“Test subject”</w:t>
      </w:r>
      <w:commentRangeEnd w:id="2"/>
      <w:r w:rsidR="00951053">
        <w:rPr>
          <w:rStyle w:val="CommentReference"/>
          <w:sz w:val="21"/>
          <w:szCs w:val="21"/>
        </w:rPr>
        <w:commentReference w:id="2"/>
      </w:r>
      <w:r>
        <w:rPr>
          <w:sz w:val="21"/>
          <w:szCs w:val="21"/>
        </w:rPr>
        <w:t xml:space="preserve"> (the language teacher). The experiment will be conducted in two phases, </w:t>
      </w:r>
      <w:r w:rsidR="00AC3CDA">
        <w:rPr>
          <w:sz w:val="21"/>
          <w:szCs w:val="21"/>
        </w:rPr>
        <w:t>i.e two</w:t>
      </w:r>
      <w:r>
        <w:rPr>
          <w:sz w:val="21"/>
          <w:szCs w:val="21"/>
        </w:rPr>
        <w:t xml:space="preserve"> 30 minute sessions with each </w:t>
      </w:r>
      <w:commentRangeStart w:id="3"/>
      <w:r>
        <w:rPr>
          <w:sz w:val="21"/>
          <w:szCs w:val="21"/>
        </w:rPr>
        <w:t>subject</w:t>
      </w:r>
      <w:commentRangeEnd w:id="3"/>
      <w:r w:rsidR="00951053">
        <w:rPr>
          <w:rStyle w:val="CommentReference"/>
          <w:sz w:val="21"/>
          <w:szCs w:val="21"/>
        </w:rPr>
        <w:commentReference w:id="3"/>
      </w:r>
      <w:r>
        <w:rPr>
          <w:sz w:val="21"/>
          <w:szCs w:val="21"/>
        </w:rPr>
        <w:t xml:space="preserve">. </w:t>
      </w:r>
    </w:p>
    <w:p w14:paraId="1F74393B" w14:textId="77777777" w:rsidR="006F3BD1" w:rsidRDefault="00000000">
      <w:pPr>
        <w:pStyle w:val="Heading1"/>
        <w:numPr>
          <w:ilvl w:val="0"/>
          <w:numId w:val="6"/>
        </w:numPr>
        <w:spacing w:line="240" w:lineRule="auto"/>
      </w:pPr>
      <w:bookmarkStart w:id="4" w:name="_k6knxqc5o9ye" w:colFirst="0" w:colLast="0"/>
      <w:bookmarkEnd w:id="4"/>
      <w:r>
        <w:t xml:space="preserve"> Step by step Instructions for the experiment: </w:t>
      </w:r>
    </w:p>
    <w:p w14:paraId="48C452CB" w14:textId="77777777" w:rsidR="006F3BD1" w:rsidRDefault="00000000">
      <w:pPr>
        <w:pStyle w:val="Heading3"/>
        <w:spacing w:line="240" w:lineRule="auto"/>
        <w:ind w:firstLine="720"/>
      </w:pPr>
      <w:bookmarkStart w:id="5" w:name="_3qqubm41km59" w:colFirst="0" w:colLast="0"/>
      <w:bookmarkEnd w:id="5"/>
      <w:r>
        <w:t>Phase I</w:t>
      </w:r>
    </w:p>
    <w:p w14:paraId="2EA8FEBA" w14:textId="77777777" w:rsidR="006F3BD1" w:rsidRDefault="00000000">
      <w:pPr>
        <w:numPr>
          <w:ilvl w:val="0"/>
          <w:numId w:val="2"/>
        </w:numPr>
        <w:rPr>
          <w:sz w:val="21"/>
          <w:szCs w:val="21"/>
        </w:rPr>
      </w:pPr>
      <w:r>
        <w:rPr>
          <w:sz w:val="21"/>
          <w:szCs w:val="21"/>
        </w:rPr>
        <w:t>The experiment is to be held between the “Experiment conductor” (EC) and the “</w:t>
      </w:r>
      <w:commentRangeStart w:id="6"/>
      <w:r>
        <w:rPr>
          <w:sz w:val="21"/>
          <w:szCs w:val="21"/>
        </w:rPr>
        <w:t xml:space="preserve">Test subject” (TS). </w:t>
      </w:r>
      <w:commentRangeEnd w:id="6"/>
      <w:r w:rsidR="00951053">
        <w:rPr>
          <w:rStyle w:val="CommentReference"/>
          <w:sz w:val="21"/>
          <w:szCs w:val="21"/>
        </w:rPr>
        <w:commentReference w:id="6"/>
      </w:r>
      <w:r>
        <w:rPr>
          <w:sz w:val="21"/>
          <w:szCs w:val="21"/>
        </w:rPr>
        <w:t>The experiment will be conducted in two phases, that is to say two 30 minute sessions with each subject. The topic chosen by EC for this experiment is BE+ING / Present progressive</w:t>
      </w:r>
    </w:p>
    <w:p w14:paraId="43C78ACB" w14:textId="354EEEAD" w:rsidR="00272AA0" w:rsidRPr="00272AA0" w:rsidRDefault="00000000" w:rsidP="00272AA0">
      <w:pPr>
        <w:numPr>
          <w:ilvl w:val="0"/>
          <w:numId w:val="2"/>
        </w:numPr>
        <w:rPr>
          <w:sz w:val="21"/>
          <w:szCs w:val="21"/>
        </w:rPr>
      </w:pPr>
      <w:r>
        <w:rPr>
          <w:sz w:val="21"/>
          <w:szCs w:val="21"/>
        </w:rPr>
        <w:t xml:space="preserve">The EC explains the TS the confidentiality </w:t>
      </w:r>
      <w:commentRangeStart w:id="7"/>
      <w:r>
        <w:rPr>
          <w:sz w:val="21"/>
          <w:szCs w:val="21"/>
        </w:rPr>
        <w:t>clauses</w:t>
      </w:r>
      <w:commentRangeEnd w:id="7"/>
      <w:r w:rsidR="00951053">
        <w:rPr>
          <w:rStyle w:val="CommentReference"/>
          <w:sz w:val="21"/>
          <w:szCs w:val="21"/>
        </w:rPr>
        <w:commentReference w:id="7"/>
      </w:r>
      <w:r>
        <w:rPr>
          <w:sz w:val="21"/>
          <w:szCs w:val="21"/>
        </w:rPr>
        <w:t xml:space="preserve"> for the personal information collected and mentions how and what information is to be used on public documents. </w:t>
      </w:r>
      <w:r>
        <w:rPr>
          <w:sz w:val="21"/>
          <w:szCs w:val="21"/>
        </w:rPr>
        <w:br/>
      </w:r>
      <w:r>
        <w:rPr>
          <w:sz w:val="21"/>
          <w:szCs w:val="21"/>
        </w:rPr>
        <w:tab/>
        <w:t xml:space="preserve">- </w:t>
      </w:r>
      <w:commentRangeStart w:id="8"/>
      <w:r>
        <w:rPr>
          <w:sz w:val="21"/>
          <w:szCs w:val="21"/>
        </w:rPr>
        <w:t>This is phase I of the experiment and the duration of this phase is between 20 to 30 minutes.</w:t>
      </w:r>
      <w:commentRangeEnd w:id="8"/>
      <w:r w:rsidR="00951053">
        <w:rPr>
          <w:rStyle w:val="CommentReference"/>
          <w:sz w:val="21"/>
          <w:szCs w:val="21"/>
        </w:rPr>
        <w:commentReference w:id="8"/>
      </w:r>
      <w:r>
        <w:rPr>
          <w:sz w:val="21"/>
          <w:szCs w:val="21"/>
        </w:rPr>
        <w:br/>
      </w:r>
      <w:r>
        <w:rPr>
          <w:sz w:val="21"/>
          <w:szCs w:val="21"/>
        </w:rPr>
        <w:tab/>
        <w:t xml:space="preserve">- The time taken by TS to finish the task for this phase is to be recorded by EC. </w:t>
      </w:r>
      <w:r>
        <w:rPr>
          <w:sz w:val="21"/>
          <w:szCs w:val="21"/>
        </w:rPr>
        <w:br/>
      </w:r>
      <w:r>
        <w:rPr>
          <w:sz w:val="21"/>
          <w:szCs w:val="21"/>
        </w:rPr>
        <w:tab/>
        <w:t xml:space="preserve">- The written document produced by TS is to be kept as an official document. </w:t>
      </w:r>
      <w:commentRangeStart w:id="9"/>
      <w:ins w:id="10" w:author="Soumik Sarkar" w:date="2026-05-06T20:02:00Z" w16du:dateUtc="2026-05-06T18:02:00Z">
        <w:r w:rsidR="00272AA0">
          <w:rPr>
            <w:sz w:val="21"/>
            <w:szCs w:val="21"/>
          </w:rPr>
          <w:t>_</w:t>
        </w:r>
      </w:ins>
      <w:commentRangeEnd w:id="9"/>
      <w:r w:rsidR="00272AA0">
        <w:rPr>
          <w:rStyle w:val="CommentReference"/>
          <w:sz w:val="21"/>
          <w:szCs w:val="21"/>
        </w:rPr>
        <w:commentReference w:id="9"/>
      </w:r>
    </w:p>
    <w:p w14:paraId="6C1A763F" w14:textId="77777777" w:rsidR="006F3BD1" w:rsidRDefault="00000000">
      <w:pPr>
        <w:numPr>
          <w:ilvl w:val="0"/>
          <w:numId w:val="2"/>
        </w:numPr>
        <w:rPr>
          <w:sz w:val="21"/>
          <w:szCs w:val="21"/>
        </w:rPr>
      </w:pPr>
      <w:r>
        <w:rPr>
          <w:sz w:val="21"/>
          <w:szCs w:val="21"/>
        </w:rPr>
        <w:t xml:space="preserve">Before starting phase I The EC asks TS to fill the consent form 3(a). </w:t>
      </w:r>
    </w:p>
    <w:p w14:paraId="4E373BE8" w14:textId="77777777" w:rsidR="006F3BD1" w:rsidRDefault="00000000">
      <w:pPr>
        <w:numPr>
          <w:ilvl w:val="0"/>
          <w:numId w:val="2"/>
        </w:numPr>
        <w:rPr>
          <w:sz w:val="21"/>
          <w:szCs w:val="21"/>
        </w:rPr>
      </w:pPr>
      <w:r>
        <w:rPr>
          <w:sz w:val="21"/>
          <w:szCs w:val="21"/>
        </w:rPr>
        <w:t xml:space="preserve">EC now gives TS </w:t>
      </w:r>
      <w:commentRangeStart w:id="11"/>
      <w:r>
        <w:rPr>
          <w:sz w:val="21"/>
          <w:szCs w:val="21"/>
        </w:rPr>
        <w:t xml:space="preserve">multiple </w:t>
      </w:r>
      <w:commentRangeEnd w:id="11"/>
      <w:r w:rsidR="00272AA0">
        <w:rPr>
          <w:rStyle w:val="CommentReference"/>
          <w:sz w:val="21"/>
          <w:szCs w:val="21"/>
        </w:rPr>
        <w:commentReference w:id="11"/>
      </w:r>
      <w:r>
        <w:rPr>
          <w:sz w:val="21"/>
          <w:szCs w:val="21"/>
        </w:rPr>
        <w:t xml:space="preserve">A4 sized plane white sheets and a pen. </w:t>
      </w:r>
    </w:p>
    <w:p w14:paraId="38021836" w14:textId="77777777" w:rsidR="006F3BD1" w:rsidRDefault="00000000">
      <w:pPr>
        <w:numPr>
          <w:ilvl w:val="0"/>
          <w:numId w:val="2"/>
        </w:numPr>
        <w:rPr>
          <w:sz w:val="21"/>
          <w:szCs w:val="21"/>
        </w:rPr>
      </w:pPr>
      <w:r>
        <w:rPr>
          <w:sz w:val="21"/>
          <w:szCs w:val="21"/>
        </w:rPr>
        <w:t xml:space="preserve">EC explains TS that they are to be given a piece of paper with a pre-decided topic and they have to prepare a lesson plan to be </w:t>
      </w:r>
      <w:r w:rsidRPr="00272AA0">
        <w:rPr>
          <w:i/>
          <w:iCs/>
          <w:sz w:val="21"/>
          <w:szCs w:val="21"/>
          <w:rPrChange w:id="12" w:author="Soumik Sarkar" w:date="2026-05-06T20:05:00Z" w16du:dateUtc="2026-05-06T18:05:00Z">
            <w:rPr>
              <w:sz w:val="21"/>
              <w:szCs w:val="21"/>
            </w:rPr>
          </w:rPrChange>
        </w:rPr>
        <w:t>5e</w:t>
      </w:r>
      <w:r>
        <w:rPr>
          <w:sz w:val="21"/>
          <w:szCs w:val="21"/>
        </w:rPr>
        <w:t xml:space="preserve"> level for a duration of 2h (two sessions of 1h each). </w:t>
      </w:r>
    </w:p>
    <w:p w14:paraId="43679CCB" w14:textId="77777777" w:rsidR="006F3BD1" w:rsidRDefault="00000000">
      <w:pPr>
        <w:numPr>
          <w:ilvl w:val="0"/>
          <w:numId w:val="2"/>
        </w:numPr>
        <w:rPr>
          <w:sz w:val="21"/>
          <w:szCs w:val="21"/>
        </w:rPr>
      </w:pPr>
      <w:r>
        <w:rPr>
          <w:sz w:val="21"/>
          <w:szCs w:val="21"/>
        </w:rPr>
        <w:t xml:space="preserve">TS is instructed by EC to create the lesson themselves without using any help from available resources. </w:t>
      </w:r>
    </w:p>
    <w:p w14:paraId="78F6F507" w14:textId="77777777" w:rsidR="006F3BD1" w:rsidRDefault="00000000">
      <w:pPr>
        <w:numPr>
          <w:ilvl w:val="0"/>
          <w:numId w:val="2"/>
        </w:numPr>
        <w:rPr>
          <w:sz w:val="21"/>
          <w:szCs w:val="21"/>
        </w:rPr>
      </w:pPr>
      <w:r>
        <w:rPr>
          <w:sz w:val="21"/>
          <w:szCs w:val="21"/>
        </w:rPr>
        <w:t xml:space="preserve">EC instructs TS that the experiment is to start when TS says “start”. </w:t>
      </w:r>
    </w:p>
    <w:p w14:paraId="35231337" w14:textId="77777777" w:rsidR="006F3BD1" w:rsidRDefault="00000000">
      <w:pPr>
        <w:numPr>
          <w:ilvl w:val="0"/>
          <w:numId w:val="2"/>
        </w:numPr>
        <w:rPr>
          <w:sz w:val="21"/>
          <w:szCs w:val="21"/>
        </w:rPr>
      </w:pPr>
      <w:r>
        <w:rPr>
          <w:sz w:val="21"/>
          <w:szCs w:val="21"/>
        </w:rPr>
        <w:t xml:space="preserve">TS is to say “Finished” in the end for EC to stop the timer. </w:t>
      </w:r>
    </w:p>
    <w:p w14:paraId="1DA5009F" w14:textId="77777777" w:rsidR="006F3BD1" w:rsidRDefault="00000000">
      <w:pPr>
        <w:numPr>
          <w:ilvl w:val="0"/>
          <w:numId w:val="2"/>
        </w:numPr>
        <w:rPr>
          <w:sz w:val="21"/>
          <w:szCs w:val="21"/>
        </w:rPr>
      </w:pPr>
      <w:r>
        <w:rPr>
          <w:sz w:val="21"/>
          <w:szCs w:val="21"/>
        </w:rPr>
        <w:t xml:space="preserve">EC is to open the timer and ask TS if they are ready. </w:t>
      </w:r>
    </w:p>
    <w:p w14:paraId="5E158CDB" w14:textId="77777777" w:rsidR="006F3BD1" w:rsidRDefault="00000000">
      <w:pPr>
        <w:numPr>
          <w:ilvl w:val="0"/>
          <w:numId w:val="2"/>
        </w:numPr>
        <w:rPr>
          <w:sz w:val="21"/>
          <w:szCs w:val="21"/>
        </w:rPr>
      </w:pPr>
      <w:r>
        <w:rPr>
          <w:sz w:val="21"/>
          <w:szCs w:val="21"/>
        </w:rPr>
        <w:t xml:space="preserve">As TS instructs EC to start, the timer starts. </w:t>
      </w:r>
    </w:p>
    <w:p w14:paraId="7BC99721" w14:textId="77777777" w:rsidR="006F3BD1" w:rsidRDefault="00000000">
      <w:pPr>
        <w:numPr>
          <w:ilvl w:val="0"/>
          <w:numId w:val="2"/>
        </w:numPr>
        <w:rPr>
          <w:sz w:val="21"/>
          <w:szCs w:val="21"/>
        </w:rPr>
      </w:pPr>
      <w:r>
        <w:rPr>
          <w:sz w:val="21"/>
          <w:szCs w:val="21"/>
        </w:rPr>
        <w:t xml:space="preserve">After TS says “Finished”, the timer stops. </w:t>
      </w:r>
    </w:p>
    <w:p w14:paraId="7FB7CA91" w14:textId="77777777" w:rsidR="006F3BD1" w:rsidRDefault="00000000">
      <w:pPr>
        <w:numPr>
          <w:ilvl w:val="0"/>
          <w:numId w:val="2"/>
        </w:numPr>
        <w:rPr>
          <w:sz w:val="21"/>
          <w:szCs w:val="21"/>
        </w:rPr>
      </w:pPr>
      <w:r>
        <w:rPr>
          <w:sz w:val="21"/>
          <w:szCs w:val="21"/>
        </w:rPr>
        <w:t xml:space="preserve">EC now takes a picture of TS’ paper and declares that this shall be used in the final thesis. </w:t>
      </w:r>
    </w:p>
    <w:p w14:paraId="48E30700" w14:textId="77777777" w:rsidR="006F3BD1" w:rsidRDefault="00000000">
      <w:pPr>
        <w:numPr>
          <w:ilvl w:val="0"/>
          <w:numId w:val="2"/>
        </w:numPr>
        <w:rPr>
          <w:sz w:val="21"/>
          <w:szCs w:val="21"/>
        </w:rPr>
      </w:pPr>
      <w:r>
        <w:rPr>
          <w:sz w:val="21"/>
          <w:szCs w:val="21"/>
        </w:rPr>
        <w:t xml:space="preserve">EC is to collect all the documents and recheck (Consent form 3a, written paper of TS). </w:t>
      </w:r>
    </w:p>
    <w:p w14:paraId="48905B3F" w14:textId="77777777" w:rsidR="006F3BD1" w:rsidRDefault="00000000">
      <w:pPr>
        <w:numPr>
          <w:ilvl w:val="0"/>
          <w:numId w:val="2"/>
        </w:numPr>
        <w:rPr>
          <w:sz w:val="21"/>
          <w:szCs w:val="21"/>
        </w:rPr>
      </w:pPr>
      <w:r>
        <w:rPr>
          <w:sz w:val="21"/>
          <w:szCs w:val="21"/>
        </w:rPr>
        <w:t xml:space="preserve">EC is to declare that phase I is complete. </w:t>
      </w:r>
      <w:r>
        <w:rPr>
          <w:sz w:val="21"/>
          <w:szCs w:val="21"/>
        </w:rPr>
        <w:br/>
      </w:r>
    </w:p>
    <w:p w14:paraId="65096E54" w14:textId="77777777" w:rsidR="006F3BD1" w:rsidRDefault="00000000">
      <w:pPr>
        <w:pStyle w:val="Heading3"/>
        <w:spacing w:line="240" w:lineRule="auto"/>
        <w:ind w:firstLine="720"/>
      </w:pPr>
      <w:bookmarkStart w:id="13" w:name="_guzhdlp9wpxg" w:colFirst="0" w:colLast="0"/>
      <w:bookmarkEnd w:id="13"/>
      <w:r>
        <w:lastRenderedPageBreak/>
        <w:t>Phase II</w:t>
      </w:r>
    </w:p>
    <w:p w14:paraId="35DA82AE" w14:textId="77777777" w:rsidR="006F3BD1" w:rsidRDefault="00000000">
      <w:pPr>
        <w:numPr>
          <w:ilvl w:val="0"/>
          <w:numId w:val="1"/>
        </w:numPr>
        <w:rPr>
          <w:sz w:val="21"/>
          <w:szCs w:val="21"/>
        </w:rPr>
      </w:pPr>
      <w:r>
        <w:rPr>
          <w:sz w:val="21"/>
          <w:szCs w:val="21"/>
        </w:rPr>
        <w:t xml:space="preserve">This is the phase II (final stage) of the experiment and is to be held between the “Experiment conductor” (EC) and the “Test subject” (TS). The topic for this experiment remains BE+ING / Present progressive. </w:t>
      </w:r>
    </w:p>
    <w:p w14:paraId="1AD411D9" w14:textId="77777777" w:rsidR="006F3BD1" w:rsidRDefault="00000000">
      <w:pPr>
        <w:numPr>
          <w:ilvl w:val="0"/>
          <w:numId w:val="1"/>
        </w:numPr>
      </w:pPr>
      <w:r>
        <w:t xml:space="preserve">EC explains to TS that this phase requires TS to use gen AI. </w:t>
      </w:r>
    </w:p>
    <w:p w14:paraId="54BD73FE" w14:textId="77777777" w:rsidR="006F3BD1" w:rsidRDefault="00000000">
      <w:pPr>
        <w:numPr>
          <w:ilvl w:val="0"/>
          <w:numId w:val="1"/>
        </w:numPr>
      </w:pPr>
      <w:r>
        <w:t xml:space="preserve">The interaction between gen AI and TS is to be recorded as follows: </w:t>
      </w:r>
      <w:r>
        <w:br/>
        <w:t>- the chat between AI and TS is to be recorded as a pdf.</w:t>
      </w:r>
      <w:r>
        <w:br/>
        <w:t xml:space="preserve">- TS is to be video recorded during this phase of the experiment. (confidentiality to be explained by EC). </w:t>
      </w:r>
    </w:p>
    <w:p w14:paraId="0317C007" w14:textId="77777777" w:rsidR="006F3BD1" w:rsidRDefault="00000000">
      <w:pPr>
        <w:numPr>
          <w:ilvl w:val="0"/>
          <w:numId w:val="1"/>
        </w:numPr>
      </w:pPr>
      <w:r>
        <w:t xml:space="preserve">EC explains that Ts is to be video recorded at this stage however this video is only for analysis reference and is not to be uploaded in public platforms and is to be deleted after the work. </w:t>
      </w:r>
    </w:p>
    <w:p w14:paraId="412E7D79" w14:textId="77777777" w:rsidR="006F3BD1" w:rsidRDefault="00000000">
      <w:pPr>
        <w:numPr>
          <w:ilvl w:val="0"/>
          <w:numId w:val="1"/>
        </w:numPr>
      </w:pPr>
      <w:r>
        <w:rPr>
          <w:sz w:val="21"/>
          <w:szCs w:val="21"/>
        </w:rPr>
        <w:t>Before starting phase II the EC asks TS to fill the consent form 3(a)</w:t>
      </w:r>
    </w:p>
    <w:p w14:paraId="2F9055E4" w14:textId="77777777" w:rsidR="006F3BD1" w:rsidRDefault="00000000">
      <w:pPr>
        <w:numPr>
          <w:ilvl w:val="0"/>
          <w:numId w:val="1"/>
        </w:numPr>
      </w:pPr>
      <w:r>
        <w:t xml:space="preserve">EC is to provide TS with another set of A4 plain white sheets and a pen. </w:t>
      </w:r>
    </w:p>
    <w:p w14:paraId="4F3BC885" w14:textId="77777777" w:rsidR="006F3BD1" w:rsidRDefault="00000000">
      <w:pPr>
        <w:numPr>
          <w:ilvl w:val="0"/>
          <w:numId w:val="1"/>
        </w:numPr>
      </w:pPr>
      <w:r>
        <w:t xml:space="preserve">EC is to show TS their personal laptop. </w:t>
      </w:r>
    </w:p>
    <w:p w14:paraId="4388751A" w14:textId="77777777" w:rsidR="006F3BD1" w:rsidRDefault="00000000">
      <w:pPr>
        <w:numPr>
          <w:ilvl w:val="0"/>
          <w:numId w:val="1"/>
        </w:numPr>
      </w:pPr>
      <w:r>
        <w:t xml:space="preserve">EC instructs TS that among options of gen AI tools to choose from they can use any and all the tools. </w:t>
      </w:r>
    </w:p>
    <w:p w14:paraId="650137AA" w14:textId="77777777" w:rsidR="006F3BD1" w:rsidRDefault="00000000">
      <w:pPr>
        <w:numPr>
          <w:ilvl w:val="0"/>
          <w:numId w:val="1"/>
        </w:numPr>
      </w:pPr>
      <w:r>
        <w:t xml:space="preserve">TS is to create a lesson plan with the same instructions as phase I aided by AI. </w:t>
      </w:r>
    </w:p>
    <w:p w14:paraId="7AC17110" w14:textId="77777777" w:rsidR="006F3BD1" w:rsidRDefault="00000000">
      <w:pPr>
        <w:numPr>
          <w:ilvl w:val="0"/>
          <w:numId w:val="1"/>
        </w:numPr>
      </w:pPr>
      <w:r>
        <w:t xml:space="preserve">TS is to modify any instructions given to the AI tool. </w:t>
      </w:r>
    </w:p>
    <w:p w14:paraId="6A1B59C3" w14:textId="77777777" w:rsidR="006F3BD1" w:rsidRDefault="00000000">
      <w:pPr>
        <w:numPr>
          <w:ilvl w:val="0"/>
          <w:numId w:val="1"/>
        </w:numPr>
      </w:pPr>
      <w:r>
        <w:t xml:space="preserve">After receiving a proper lesson plan TS is to prepare a final lesson plan with or without the elements provided by AI. </w:t>
      </w:r>
    </w:p>
    <w:p w14:paraId="364F7DB5" w14:textId="77777777" w:rsidR="006F3BD1" w:rsidRDefault="00000000">
      <w:pPr>
        <w:numPr>
          <w:ilvl w:val="0"/>
          <w:numId w:val="1"/>
        </w:numPr>
        <w:rPr>
          <w:sz w:val="21"/>
          <w:szCs w:val="21"/>
        </w:rPr>
      </w:pPr>
      <w:r>
        <w:rPr>
          <w:sz w:val="21"/>
          <w:szCs w:val="21"/>
        </w:rPr>
        <w:t xml:space="preserve">EC instructs TS that the experiment is to start when TS says “start”. </w:t>
      </w:r>
    </w:p>
    <w:p w14:paraId="229669DD" w14:textId="77777777" w:rsidR="006F3BD1" w:rsidRDefault="00000000">
      <w:pPr>
        <w:numPr>
          <w:ilvl w:val="0"/>
          <w:numId w:val="1"/>
        </w:numPr>
        <w:rPr>
          <w:sz w:val="21"/>
          <w:szCs w:val="21"/>
        </w:rPr>
      </w:pPr>
      <w:r>
        <w:rPr>
          <w:sz w:val="21"/>
          <w:szCs w:val="21"/>
        </w:rPr>
        <w:t xml:space="preserve">TS is to say “Finished” in the end for EC to stop the video recording. </w:t>
      </w:r>
    </w:p>
    <w:p w14:paraId="7F680658" w14:textId="77777777" w:rsidR="006F3BD1" w:rsidRDefault="00000000">
      <w:pPr>
        <w:numPr>
          <w:ilvl w:val="0"/>
          <w:numId w:val="1"/>
        </w:numPr>
        <w:rPr>
          <w:sz w:val="21"/>
          <w:szCs w:val="21"/>
        </w:rPr>
      </w:pPr>
      <w:r>
        <w:rPr>
          <w:sz w:val="21"/>
          <w:szCs w:val="21"/>
        </w:rPr>
        <w:t xml:space="preserve">EC is to set the camera and ask TS if they are ready. </w:t>
      </w:r>
    </w:p>
    <w:p w14:paraId="54C84D9C" w14:textId="77777777" w:rsidR="006F3BD1" w:rsidRDefault="00000000">
      <w:pPr>
        <w:numPr>
          <w:ilvl w:val="0"/>
          <w:numId w:val="1"/>
        </w:numPr>
        <w:rPr>
          <w:sz w:val="21"/>
          <w:szCs w:val="21"/>
        </w:rPr>
      </w:pPr>
      <w:r>
        <w:rPr>
          <w:sz w:val="21"/>
          <w:szCs w:val="21"/>
        </w:rPr>
        <w:t xml:space="preserve">As TS instructs EC to start, the recording starts. </w:t>
      </w:r>
    </w:p>
    <w:p w14:paraId="23564C3D" w14:textId="77777777" w:rsidR="006F3BD1" w:rsidRDefault="00000000">
      <w:pPr>
        <w:numPr>
          <w:ilvl w:val="0"/>
          <w:numId w:val="1"/>
        </w:numPr>
        <w:rPr>
          <w:sz w:val="21"/>
          <w:szCs w:val="21"/>
        </w:rPr>
      </w:pPr>
      <w:r>
        <w:rPr>
          <w:sz w:val="21"/>
          <w:szCs w:val="21"/>
        </w:rPr>
        <w:t xml:space="preserve">After TS says “Finished”, the recording stops. </w:t>
      </w:r>
    </w:p>
    <w:p w14:paraId="40B78F96" w14:textId="77777777" w:rsidR="006F3BD1" w:rsidRDefault="00000000">
      <w:pPr>
        <w:numPr>
          <w:ilvl w:val="0"/>
          <w:numId w:val="1"/>
        </w:numPr>
        <w:rPr>
          <w:sz w:val="21"/>
          <w:szCs w:val="21"/>
        </w:rPr>
      </w:pPr>
      <w:r>
        <w:rPr>
          <w:sz w:val="21"/>
          <w:szCs w:val="21"/>
        </w:rPr>
        <w:t xml:space="preserve">EC now takes a picture of TS’ paper II and declares that this shall be used in the final thesis. </w:t>
      </w:r>
    </w:p>
    <w:p w14:paraId="5D0C35A6" w14:textId="77777777" w:rsidR="006F3BD1" w:rsidRDefault="00000000">
      <w:pPr>
        <w:numPr>
          <w:ilvl w:val="0"/>
          <w:numId w:val="1"/>
        </w:numPr>
        <w:rPr>
          <w:sz w:val="21"/>
          <w:szCs w:val="21"/>
        </w:rPr>
      </w:pPr>
      <w:r>
        <w:rPr>
          <w:sz w:val="21"/>
          <w:szCs w:val="21"/>
        </w:rPr>
        <w:t xml:space="preserve">EC is to collect all the documents and recheck (Consent form 3b, written paper II of TS). </w:t>
      </w:r>
    </w:p>
    <w:p w14:paraId="3872F813" w14:textId="77777777" w:rsidR="006F3BD1" w:rsidRDefault="00000000">
      <w:pPr>
        <w:numPr>
          <w:ilvl w:val="0"/>
          <w:numId w:val="1"/>
        </w:numPr>
        <w:rPr>
          <w:sz w:val="21"/>
          <w:szCs w:val="21"/>
        </w:rPr>
      </w:pPr>
      <w:r>
        <w:rPr>
          <w:sz w:val="21"/>
          <w:szCs w:val="21"/>
        </w:rPr>
        <w:t xml:space="preserve">EC demands TS to explain their experience with the AI tool, whether it was useful or not, if yes - how? </w:t>
      </w:r>
    </w:p>
    <w:p w14:paraId="2DA3B16B" w14:textId="77777777" w:rsidR="006F3BD1" w:rsidRDefault="00000000">
      <w:pPr>
        <w:numPr>
          <w:ilvl w:val="0"/>
          <w:numId w:val="1"/>
        </w:numPr>
        <w:rPr>
          <w:sz w:val="21"/>
          <w:szCs w:val="21"/>
        </w:rPr>
      </w:pPr>
      <w:r>
        <w:rPr>
          <w:sz w:val="21"/>
          <w:szCs w:val="21"/>
        </w:rPr>
        <w:t xml:space="preserve">After the questioning EC is to declare that phase I is complete. </w:t>
      </w:r>
    </w:p>
    <w:p w14:paraId="7BDA1867" w14:textId="77777777" w:rsidR="006F3BD1" w:rsidRDefault="006F3BD1"/>
    <w:p w14:paraId="78E73302" w14:textId="77777777" w:rsidR="006F3BD1" w:rsidRDefault="006F3BD1"/>
    <w:p w14:paraId="589CBCDA" w14:textId="77777777" w:rsidR="006F3BD1" w:rsidRDefault="006F3BD1"/>
    <w:p w14:paraId="1005CB0B" w14:textId="77777777" w:rsidR="006F3BD1" w:rsidRDefault="006F3BD1"/>
    <w:p w14:paraId="494B224A" w14:textId="77777777" w:rsidR="006F3BD1" w:rsidRDefault="006F3BD1"/>
    <w:p w14:paraId="626F3AAF" w14:textId="77777777" w:rsidR="006F3BD1" w:rsidRDefault="006F3BD1"/>
    <w:p w14:paraId="602B488E" w14:textId="77777777" w:rsidR="006F3BD1" w:rsidRDefault="006F3BD1"/>
    <w:p w14:paraId="778B4886" w14:textId="77777777" w:rsidR="006F3BD1" w:rsidRDefault="006F3BD1"/>
    <w:p w14:paraId="356A2DD3" w14:textId="77777777" w:rsidR="006F3BD1" w:rsidRDefault="00000000">
      <w:pPr>
        <w:pStyle w:val="Heading1"/>
        <w:numPr>
          <w:ilvl w:val="0"/>
          <w:numId w:val="6"/>
        </w:numPr>
      </w:pPr>
      <w:bookmarkStart w:id="14" w:name="_ybfa393z8ka2" w:colFirst="0" w:colLast="0"/>
      <w:bookmarkEnd w:id="14"/>
      <w:r>
        <w:lastRenderedPageBreak/>
        <w:t xml:space="preserve"> Consent Forms </w:t>
      </w:r>
    </w:p>
    <w:p w14:paraId="456CB5C5" w14:textId="77777777" w:rsidR="006F3BD1" w:rsidRDefault="00000000">
      <w:pPr>
        <w:pStyle w:val="Heading3"/>
        <w:ind w:left="720"/>
        <w:jc w:val="center"/>
      </w:pPr>
      <w:bookmarkStart w:id="15" w:name="_7vhzvhi6dd2t" w:colFirst="0" w:colLast="0"/>
      <w:bookmarkEnd w:id="15"/>
      <w:r>
        <w:t xml:space="preserve">3 (a) Phase I consent form </w:t>
      </w:r>
    </w:p>
    <w:p w14:paraId="7686104B" w14:textId="77777777" w:rsidR="006F3BD1" w:rsidRDefault="006F3BD1"/>
    <w:p w14:paraId="102C0343" w14:textId="77777777" w:rsidR="006F3BD1" w:rsidRDefault="00000000">
      <w:r>
        <w:t xml:space="preserve">This is an experiment destined to be included in the master’s thesis and is to be held in two phases between the experiment conductor and the participant teacher. This form is dedicated to the first phase of the experiment. Please note that the actual name of the participant will remain strictly for the experiment conductor’s reference and will not be mentioned on any document available publicly including the final thesis document. </w:t>
      </w:r>
    </w:p>
    <w:p w14:paraId="0385D81E" w14:textId="77777777" w:rsidR="006F3BD1" w:rsidRDefault="006F3BD1"/>
    <w:p w14:paraId="40C0A1E8" w14:textId="77777777" w:rsidR="006F3BD1" w:rsidRDefault="00000000">
      <w:r>
        <w:t xml:space="preserve">However, some information such as age and years of experience may be used for analysing the data. The experiment conductor may provide a pseudonym (ex: Subject A) in order to mention any such information in the public document. </w:t>
      </w:r>
    </w:p>
    <w:p w14:paraId="39102529" w14:textId="77777777" w:rsidR="006F3BD1" w:rsidRDefault="006F3BD1"/>
    <w:p w14:paraId="3B6E749B" w14:textId="77777777" w:rsidR="006F3BD1" w:rsidRDefault="00000000">
      <w:pPr>
        <w:jc w:val="center"/>
      </w:pPr>
      <w:r>
        <w:t xml:space="preserve">To whom it may concern </w:t>
      </w:r>
    </w:p>
    <w:p w14:paraId="177C2891" w14:textId="77777777" w:rsidR="006F3BD1" w:rsidRDefault="00000000">
      <w:r>
        <w:t xml:space="preserve">I _______________________ (your name) have understood the conditions and am willing to provide all the information required for the experiment. </w:t>
      </w:r>
    </w:p>
    <w:p w14:paraId="112CF661" w14:textId="77777777" w:rsidR="006F3BD1" w:rsidRDefault="006F3BD1"/>
    <w:p w14:paraId="04F4A775" w14:textId="77777777" w:rsidR="006F3BD1" w:rsidRDefault="006F3BD1"/>
    <w:p w14:paraId="38C8DA2B" w14:textId="77777777" w:rsidR="006F3BD1" w:rsidRDefault="00000000">
      <w:r>
        <w:t xml:space="preserve">  Participant’s signature</w:t>
      </w:r>
      <w:r>
        <w:tab/>
      </w:r>
      <w:r>
        <w:tab/>
      </w:r>
      <w:r>
        <w:tab/>
      </w:r>
      <w:r>
        <w:tab/>
      </w:r>
      <w:r>
        <w:tab/>
        <w:t>Experiment conductor’s signature</w:t>
      </w:r>
      <w:r>
        <w:tab/>
      </w:r>
      <w:r>
        <w:br/>
        <w:t xml:space="preserve">   (with date and place) </w:t>
      </w:r>
      <w:r>
        <w:tab/>
      </w:r>
      <w:r>
        <w:tab/>
      </w:r>
      <w:r>
        <w:tab/>
      </w:r>
      <w:r>
        <w:tab/>
      </w:r>
      <w:r>
        <w:tab/>
      </w:r>
      <w:r>
        <w:tab/>
        <w:t>(with date and place)</w:t>
      </w:r>
    </w:p>
    <w:p w14:paraId="0C6672F9" w14:textId="77777777" w:rsidR="006F3BD1" w:rsidRDefault="00000000">
      <w:r>
        <w:t xml:space="preserve"> </w:t>
      </w:r>
      <w:r>
        <w:tab/>
      </w:r>
      <w:r>
        <w:tab/>
      </w:r>
      <w:r>
        <w:tab/>
      </w:r>
      <w:r>
        <w:tab/>
      </w:r>
      <w:r>
        <w:tab/>
        <w:t xml:space="preserve"> </w:t>
      </w:r>
    </w:p>
    <w:p w14:paraId="51557BA5" w14:textId="77777777" w:rsidR="006F3BD1" w:rsidRDefault="006F3BD1"/>
    <w:p w14:paraId="577543D4" w14:textId="77777777" w:rsidR="006F3BD1" w:rsidRDefault="00000000">
      <w:r>
        <w:t xml:space="preserve"> __________________</w:t>
      </w:r>
      <w:r>
        <w:tab/>
      </w:r>
      <w:r>
        <w:tab/>
      </w:r>
      <w:r>
        <w:tab/>
      </w:r>
      <w:r>
        <w:tab/>
      </w:r>
      <w:r>
        <w:tab/>
      </w:r>
      <w:r>
        <w:tab/>
        <w:t>________________</w:t>
      </w:r>
    </w:p>
    <w:p w14:paraId="48B80284" w14:textId="77777777" w:rsidR="006F3BD1" w:rsidRDefault="006F3BD1"/>
    <w:p w14:paraId="56456E60" w14:textId="77777777" w:rsidR="006F3BD1" w:rsidRDefault="00000000">
      <w:r>
        <w:t xml:space="preserve">The section with (*) on it may be used for the study and may be mentioned in the final thesis. </w:t>
      </w:r>
    </w:p>
    <w:p w14:paraId="40A82C58" w14:textId="77777777" w:rsidR="006F3BD1" w:rsidRDefault="006F3BD1"/>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3BD1" w14:paraId="49938FF0" w14:textId="77777777">
        <w:tc>
          <w:tcPr>
            <w:tcW w:w="4680" w:type="dxa"/>
          </w:tcPr>
          <w:p w14:paraId="0EBA1326" w14:textId="77777777" w:rsidR="006F3BD1" w:rsidRDefault="00000000">
            <w:pPr>
              <w:widowControl w:val="0"/>
              <w:spacing w:line="240" w:lineRule="auto"/>
            </w:pPr>
            <w:r>
              <w:t>Name of the participant</w:t>
            </w:r>
          </w:p>
        </w:tc>
        <w:tc>
          <w:tcPr>
            <w:tcW w:w="4680" w:type="dxa"/>
          </w:tcPr>
          <w:p w14:paraId="137D50DB" w14:textId="77777777" w:rsidR="006F3BD1" w:rsidRDefault="006F3BD1">
            <w:pPr>
              <w:widowControl w:val="0"/>
              <w:spacing w:line="240" w:lineRule="auto"/>
            </w:pPr>
          </w:p>
        </w:tc>
      </w:tr>
      <w:tr w:rsidR="006F3BD1" w14:paraId="74A3DEFC" w14:textId="77777777">
        <w:tc>
          <w:tcPr>
            <w:tcW w:w="4680" w:type="dxa"/>
          </w:tcPr>
          <w:p w14:paraId="3D05D4BC" w14:textId="77777777" w:rsidR="006F3BD1" w:rsidRDefault="00000000">
            <w:pPr>
              <w:widowControl w:val="0"/>
              <w:spacing w:line="240" w:lineRule="auto"/>
            </w:pPr>
            <w:r>
              <w:t>Age *</w:t>
            </w:r>
          </w:p>
        </w:tc>
        <w:tc>
          <w:tcPr>
            <w:tcW w:w="4680" w:type="dxa"/>
          </w:tcPr>
          <w:p w14:paraId="23BF1561" w14:textId="77777777" w:rsidR="006F3BD1" w:rsidRDefault="006F3BD1">
            <w:pPr>
              <w:widowControl w:val="0"/>
              <w:spacing w:line="240" w:lineRule="auto"/>
            </w:pPr>
          </w:p>
        </w:tc>
      </w:tr>
      <w:tr w:rsidR="006F3BD1" w14:paraId="2C80BB7E" w14:textId="77777777">
        <w:tc>
          <w:tcPr>
            <w:tcW w:w="4680" w:type="dxa"/>
          </w:tcPr>
          <w:p w14:paraId="4DAE64F4" w14:textId="77777777" w:rsidR="006F3BD1" w:rsidRDefault="00000000">
            <w:pPr>
              <w:widowControl w:val="0"/>
              <w:spacing w:line="240" w:lineRule="auto"/>
            </w:pPr>
            <w:r>
              <w:t>Last degree and institution graduated from</w:t>
            </w:r>
          </w:p>
        </w:tc>
        <w:tc>
          <w:tcPr>
            <w:tcW w:w="4680" w:type="dxa"/>
          </w:tcPr>
          <w:p w14:paraId="3663C4C6" w14:textId="77777777" w:rsidR="006F3BD1" w:rsidRDefault="006F3BD1">
            <w:pPr>
              <w:widowControl w:val="0"/>
              <w:spacing w:line="240" w:lineRule="auto"/>
            </w:pPr>
          </w:p>
        </w:tc>
      </w:tr>
      <w:tr w:rsidR="006F3BD1" w14:paraId="6B0CF91C" w14:textId="77777777">
        <w:tc>
          <w:tcPr>
            <w:tcW w:w="4680" w:type="dxa"/>
          </w:tcPr>
          <w:p w14:paraId="61A5A943" w14:textId="77777777" w:rsidR="006F3BD1" w:rsidRDefault="00000000">
            <w:pPr>
              <w:widowControl w:val="0"/>
              <w:spacing w:line="240" w:lineRule="auto"/>
            </w:pPr>
            <w:r>
              <w:t>Exam given for this post (if any)</w:t>
            </w:r>
          </w:p>
        </w:tc>
        <w:tc>
          <w:tcPr>
            <w:tcW w:w="4680" w:type="dxa"/>
          </w:tcPr>
          <w:p w14:paraId="2B5B5D09" w14:textId="77777777" w:rsidR="006F3BD1" w:rsidRDefault="006F3BD1">
            <w:pPr>
              <w:widowControl w:val="0"/>
              <w:spacing w:line="240" w:lineRule="auto"/>
            </w:pPr>
          </w:p>
        </w:tc>
      </w:tr>
      <w:tr w:rsidR="006F3BD1" w14:paraId="298B801D" w14:textId="77777777">
        <w:tc>
          <w:tcPr>
            <w:tcW w:w="4680" w:type="dxa"/>
          </w:tcPr>
          <w:p w14:paraId="6BBD9504" w14:textId="77777777" w:rsidR="006F3BD1" w:rsidRDefault="00000000">
            <w:pPr>
              <w:widowControl w:val="0"/>
              <w:spacing w:line="240" w:lineRule="auto"/>
            </w:pPr>
            <w:r>
              <w:t>Language teaching now *</w:t>
            </w:r>
          </w:p>
        </w:tc>
        <w:tc>
          <w:tcPr>
            <w:tcW w:w="4680" w:type="dxa"/>
          </w:tcPr>
          <w:p w14:paraId="630A9F3B" w14:textId="77777777" w:rsidR="006F3BD1" w:rsidRDefault="006F3BD1">
            <w:pPr>
              <w:widowControl w:val="0"/>
              <w:spacing w:line="240" w:lineRule="auto"/>
            </w:pPr>
          </w:p>
        </w:tc>
      </w:tr>
      <w:tr w:rsidR="006F3BD1" w14:paraId="3F88B101" w14:textId="77777777">
        <w:tc>
          <w:tcPr>
            <w:tcW w:w="4680" w:type="dxa"/>
          </w:tcPr>
          <w:p w14:paraId="67BE9EAA" w14:textId="77777777" w:rsidR="006F3BD1" w:rsidRDefault="00000000">
            <w:pPr>
              <w:widowControl w:val="0"/>
              <w:spacing w:line="240" w:lineRule="auto"/>
            </w:pPr>
            <w:r>
              <w:t>Years of experience in teaching this language*</w:t>
            </w:r>
          </w:p>
        </w:tc>
        <w:tc>
          <w:tcPr>
            <w:tcW w:w="4680" w:type="dxa"/>
          </w:tcPr>
          <w:p w14:paraId="16D9E090" w14:textId="77777777" w:rsidR="006F3BD1" w:rsidRDefault="006F3BD1">
            <w:pPr>
              <w:widowControl w:val="0"/>
              <w:spacing w:line="240" w:lineRule="auto"/>
            </w:pPr>
          </w:p>
        </w:tc>
      </w:tr>
      <w:tr w:rsidR="006F3BD1" w14:paraId="3016DB7D" w14:textId="77777777">
        <w:tc>
          <w:tcPr>
            <w:tcW w:w="4680" w:type="dxa"/>
          </w:tcPr>
          <w:p w14:paraId="79FB5225" w14:textId="77777777" w:rsidR="006F3BD1" w:rsidRDefault="00000000">
            <w:pPr>
              <w:widowControl w:val="0"/>
              <w:spacing w:line="240" w:lineRule="auto"/>
            </w:pPr>
            <w:r>
              <w:t>Other languages taught with the number of years taught (if any)</w:t>
            </w:r>
          </w:p>
        </w:tc>
        <w:tc>
          <w:tcPr>
            <w:tcW w:w="4680" w:type="dxa"/>
          </w:tcPr>
          <w:p w14:paraId="398B4D07" w14:textId="77777777" w:rsidR="006F3BD1" w:rsidRDefault="006F3BD1">
            <w:pPr>
              <w:widowControl w:val="0"/>
              <w:spacing w:line="240" w:lineRule="auto"/>
            </w:pPr>
          </w:p>
        </w:tc>
      </w:tr>
    </w:tbl>
    <w:p w14:paraId="77EF0AFF" w14:textId="77777777" w:rsidR="006F3BD1" w:rsidRDefault="006F3BD1"/>
    <w:p w14:paraId="2885C882" w14:textId="77777777" w:rsidR="006F3BD1" w:rsidRDefault="006F3BD1"/>
    <w:p w14:paraId="2F69DE0C" w14:textId="77777777" w:rsidR="006F3BD1" w:rsidRDefault="00000000">
      <w:pPr>
        <w:pStyle w:val="Heading3"/>
        <w:ind w:left="720"/>
        <w:jc w:val="center"/>
      </w:pPr>
      <w:bookmarkStart w:id="16" w:name="_slbkl1fg7drh" w:colFirst="0" w:colLast="0"/>
      <w:bookmarkEnd w:id="16"/>
      <w:r>
        <w:t>3 (b) Phase II consent form</w:t>
      </w:r>
    </w:p>
    <w:p w14:paraId="0B783C64" w14:textId="77777777" w:rsidR="006F3BD1" w:rsidRDefault="006F3BD1"/>
    <w:p w14:paraId="1EB18D7D" w14:textId="77777777" w:rsidR="006F3BD1" w:rsidRDefault="00000000">
      <w:r>
        <w:t xml:space="preserve">This is an experiment destined to be included in the master’s thesis and is to be held in two phases between the experiment conductor and the participant teacher. This form is dedicated to the second and final phase of the experiment. As mentioned earlier the actual name of the participant will remain strictly for the experiment conductor’s reference and will not be mentioned on any document available publicly including the final thesis document. </w:t>
      </w:r>
    </w:p>
    <w:p w14:paraId="1C8DC0FD" w14:textId="77777777" w:rsidR="006F3BD1" w:rsidRDefault="00000000">
      <w:r>
        <w:t xml:space="preserve">This stage (II) of the experiment needs the experiment conductor to video record the participant teacher; however, the video clip is only to be used for analysis and will not be uploaded or used in any public platform or document. The video is to be deleted immediately after the analysis is complete. </w:t>
      </w:r>
    </w:p>
    <w:p w14:paraId="053175D1" w14:textId="77777777" w:rsidR="006F3BD1" w:rsidRDefault="006F3BD1"/>
    <w:p w14:paraId="5581867A" w14:textId="77777777" w:rsidR="006F3BD1" w:rsidRDefault="00000000">
      <w:r>
        <w:t xml:space="preserve">Please note that this stage (II) requires the participant teacher to use generative AI and their interaction is to be recorded as pdf and is to be used as reference for the experiment report in the final thesis document. However, no information related to the participant’s identity will not be disclosed in any public document. </w:t>
      </w:r>
    </w:p>
    <w:p w14:paraId="6510CEF5" w14:textId="77777777" w:rsidR="006F3BD1" w:rsidRDefault="00000000">
      <w:r>
        <w:br/>
        <w:t xml:space="preserve">The experiment conductor may provide a pseudonym (ex: Subject A) to the participant and in order to mention any such information in the public document. </w:t>
      </w:r>
    </w:p>
    <w:p w14:paraId="50E088A3" w14:textId="77777777" w:rsidR="006F3BD1" w:rsidRDefault="006F3BD1"/>
    <w:p w14:paraId="50E6A3D0" w14:textId="77777777" w:rsidR="006F3BD1" w:rsidRDefault="00000000">
      <w:pPr>
        <w:jc w:val="center"/>
      </w:pPr>
      <w:r>
        <w:t>To whom it may concern</w:t>
      </w:r>
    </w:p>
    <w:p w14:paraId="3B275128" w14:textId="77777777" w:rsidR="006F3BD1" w:rsidRDefault="006F3BD1">
      <w:pPr>
        <w:jc w:val="center"/>
      </w:pPr>
    </w:p>
    <w:p w14:paraId="6E614944" w14:textId="77777777" w:rsidR="006F3BD1" w:rsidRDefault="00000000">
      <w:r>
        <w:t xml:space="preserve">I _______________________ (your name) have understood the conditions and am willing to provide all the information required for the experiment. </w:t>
      </w:r>
    </w:p>
    <w:p w14:paraId="25449876" w14:textId="77777777" w:rsidR="006F3BD1" w:rsidRDefault="00000000">
      <w:r>
        <w:t xml:space="preserve"> </w:t>
      </w:r>
    </w:p>
    <w:p w14:paraId="5399A9C7" w14:textId="77777777" w:rsidR="006F3BD1" w:rsidRDefault="006F3BD1"/>
    <w:p w14:paraId="49131900" w14:textId="77777777" w:rsidR="006F3BD1" w:rsidRDefault="00000000">
      <w:r>
        <w:t xml:space="preserve">  Participant’s signature</w:t>
      </w:r>
      <w:r>
        <w:tab/>
      </w:r>
      <w:r>
        <w:tab/>
      </w:r>
      <w:r>
        <w:tab/>
      </w:r>
      <w:r>
        <w:tab/>
      </w:r>
      <w:r>
        <w:tab/>
        <w:t>Experiment conductor’s signature</w:t>
      </w:r>
      <w:r>
        <w:tab/>
      </w:r>
      <w:r>
        <w:br/>
        <w:t xml:space="preserve">   (with date and place) </w:t>
      </w:r>
      <w:r>
        <w:tab/>
      </w:r>
      <w:r>
        <w:tab/>
      </w:r>
      <w:r>
        <w:tab/>
      </w:r>
      <w:r>
        <w:tab/>
      </w:r>
      <w:r>
        <w:tab/>
      </w:r>
      <w:r>
        <w:tab/>
        <w:t>(with date and place)</w:t>
      </w:r>
    </w:p>
    <w:p w14:paraId="7CB2E971" w14:textId="77777777" w:rsidR="006F3BD1" w:rsidRDefault="00000000">
      <w:r>
        <w:t xml:space="preserve"> </w:t>
      </w:r>
      <w:r>
        <w:tab/>
      </w:r>
      <w:r>
        <w:tab/>
      </w:r>
      <w:r>
        <w:tab/>
      </w:r>
      <w:r>
        <w:tab/>
      </w:r>
      <w:r>
        <w:tab/>
        <w:t xml:space="preserve"> </w:t>
      </w:r>
    </w:p>
    <w:p w14:paraId="76B28916" w14:textId="77777777" w:rsidR="006F3BD1" w:rsidRDefault="006F3BD1"/>
    <w:p w14:paraId="3A42068E" w14:textId="77777777" w:rsidR="006F3BD1" w:rsidRDefault="00000000">
      <w:r>
        <w:t xml:space="preserve"> __________________</w:t>
      </w:r>
      <w:r>
        <w:tab/>
      </w:r>
      <w:r>
        <w:tab/>
      </w:r>
      <w:r>
        <w:tab/>
      </w:r>
      <w:r>
        <w:tab/>
      </w:r>
      <w:r>
        <w:tab/>
      </w:r>
      <w:r>
        <w:tab/>
        <w:t>________________</w:t>
      </w:r>
    </w:p>
    <w:p w14:paraId="12024F47" w14:textId="77777777" w:rsidR="006F3BD1" w:rsidRDefault="006F3BD1"/>
    <w:p w14:paraId="7DA81A86" w14:textId="77777777" w:rsidR="006F3BD1" w:rsidRDefault="006F3BD1"/>
    <w:p w14:paraId="350E8EAD" w14:textId="77777777" w:rsidR="006F3BD1" w:rsidRDefault="006F3BD1"/>
    <w:p w14:paraId="0A845067" w14:textId="77777777" w:rsidR="006F3BD1" w:rsidRDefault="006F3BD1"/>
    <w:p w14:paraId="110D32D2" w14:textId="77777777" w:rsidR="006F3BD1" w:rsidRDefault="006F3BD1"/>
    <w:p w14:paraId="42636CFE" w14:textId="77777777" w:rsidR="006F3BD1" w:rsidRDefault="006F3BD1"/>
    <w:p w14:paraId="7B5929C8" w14:textId="77777777" w:rsidR="006F3BD1" w:rsidRDefault="006F3BD1"/>
    <w:p w14:paraId="26A4D1DF" w14:textId="77777777" w:rsidR="006F3BD1" w:rsidRDefault="006F3BD1"/>
    <w:p w14:paraId="1C14275D" w14:textId="77777777" w:rsidR="006F3BD1" w:rsidRDefault="006F3BD1"/>
    <w:p w14:paraId="4C36DBF9" w14:textId="77777777" w:rsidR="006F3BD1" w:rsidRDefault="00000000">
      <w:pPr>
        <w:pStyle w:val="Heading1"/>
        <w:numPr>
          <w:ilvl w:val="0"/>
          <w:numId w:val="6"/>
        </w:numPr>
        <w:spacing w:after="0"/>
      </w:pPr>
      <w:bookmarkStart w:id="17" w:name="_2ujg6k4oe2ge" w:colFirst="0" w:colLast="0"/>
      <w:bookmarkEnd w:id="17"/>
      <w:r>
        <w:lastRenderedPageBreak/>
        <w:t xml:space="preserve"> Tables </w:t>
      </w:r>
    </w:p>
    <w:p w14:paraId="6FA1BA58" w14:textId="77777777" w:rsidR="006F3BD1" w:rsidRDefault="006F3BD1">
      <w:pPr>
        <w:numPr>
          <w:ilvl w:val="0"/>
          <w:numId w:val="5"/>
        </w:numPr>
      </w:pPr>
    </w:p>
    <w:tbl>
      <w:tblPr>
        <w:tblStyle w:val="a0"/>
        <w:tblW w:w="863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8"/>
        <w:gridCol w:w="2167"/>
        <w:gridCol w:w="2167"/>
        <w:gridCol w:w="2167"/>
      </w:tblGrid>
      <w:tr w:rsidR="006F3BD1" w14:paraId="2D67F90E" w14:textId="77777777">
        <w:tc>
          <w:tcPr>
            <w:tcW w:w="2137" w:type="dxa"/>
            <w:tcMar>
              <w:top w:w="100" w:type="dxa"/>
              <w:left w:w="100" w:type="dxa"/>
              <w:bottom w:w="100" w:type="dxa"/>
              <w:right w:w="100" w:type="dxa"/>
            </w:tcMar>
          </w:tcPr>
          <w:p w14:paraId="2A76A879" w14:textId="77777777" w:rsidR="006F3BD1" w:rsidRDefault="00000000">
            <w:pPr>
              <w:widowControl w:val="0"/>
              <w:pBdr>
                <w:top w:val="nil"/>
                <w:left w:val="nil"/>
                <w:bottom w:val="nil"/>
                <w:right w:val="nil"/>
                <w:between w:val="nil"/>
              </w:pBdr>
              <w:spacing w:line="240" w:lineRule="auto"/>
            </w:pPr>
            <w:r>
              <w:t xml:space="preserve">Subject </w:t>
            </w:r>
          </w:p>
        </w:tc>
        <w:tc>
          <w:tcPr>
            <w:tcW w:w="2167" w:type="dxa"/>
            <w:tcMar>
              <w:top w:w="100" w:type="dxa"/>
              <w:left w:w="100" w:type="dxa"/>
              <w:bottom w:w="100" w:type="dxa"/>
              <w:right w:w="100" w:type="dxa"/>
            </w:tcMar>
          </w:tcPr>
          <w:p w14:paraId="2529F004" w14:textId="77777777" w:rsidR="006F3BD1" w:rsidRDefault="00000000">
            <w:pPr>
              <w:widowControl w:val="0"/>
              <w:pBdr>
                <w:top w:val="nil"/>
                <w:left w:val="nil"/>
                <w:bottom w:val="nil"/>
                <w:right w:val="nil"/>
                <w:between w:val="nil"/>
              </w:pBdr>
              <w:spacing w:line="240" w:lineRule="auto"/>
            </w:pPr>
            <w:r>
              <w:t xml:space="preserve">Phase </w:t>
            </w:r>
          </w:p>
        </w:tc>
        <w:tc>
          <w:tcPr>
            <w:tcW w:w="2167" w:type="dxa"/>
            <w:tcMar>
              <w:top w:w="100" w:type="dxa"/>
              <w:left w:w="100" w:type="dxa"/>
              <w:bottom w:w="100" w:type="dxa"/>
              <w:right w:w="100" w:type="dxa"/>
            </w:tcMar>
          </w:tcPr>
          <w:p w14:paraId="54E99CEC" w14:textId="77777777" w:rsidR="006F3BD1" w:rsidRDefault="00000000">
            <w:pPr>
              <w:widowControl w:val="0"/>
              <w:pBdr>
                <w:top w:val="nil"/>
                <w:left w:val="nil"/>
                <w:bottom w:val="nil"/>
                <w:right w:val="nil"/>
                <w:between w:val="nil"/>
              </w:pBdr>
              <w:spacing w:line="240" w:lineRule="auto"/>
            </w:pPr>
            <w:r>
              <w:t xml:space="preserve">Time started </w:t>
            </w:r>
          </w:p>
        </w:tc>
        <w:tc>
          <w:tcPr>
            <w:tcW w:w="2167" w:type="dxa"/>
            <w:tcMar>
              <w:top w:w="100" w:type="dxa"/>
              <w:left w:w="100" w:type="dxa"/>
              <w:bottom w:w="100" w:type="dxa"/>
              <w:right w:w="100" w:type="dxa"/>
            </w:tcMar>
          </w:tcPr>
          <w:p w14:paraId="2135F0EA" w14:textId="77777777" w:rsidR="006F3BD1" w:rsidRDefault="00000000">
            <w:pPr>
              <w:widowControl w:val="0"/>
              <w:pBdr>
                <w:top w:val="nil"/>
                <w:left w:val="nil"/>
                <w:bottom w:val="nil"/>
                <w:right w:val="nil"/>
                <w:between w:val="nil"/>
              </w:pBdr>
              <w:spacing w:line="240" w:lineRule="auto"/>
            </w:pPr>
            <w:r>
              <w:t>Time ended</w:t>
            </w:r>
          </w:p>
        </w:tc>
      </w:tr>
      <w:tr w:rsidR="006F3BD1" w14:paraId="26CA4D19" w14:textId="77777777">
        <w:tc>
          <w:tcPr>
            <w:tcW w:w="2137" w:type="dxa"/>
            <w:tcMar>
              <w:top w:w="100" w:type="dxa"/>
              <w:left w:w="100" w:type="dxa"/>
              <w:bottom w:w="100" w:type="dxa"/>
              <w:right w:w="100" w:type="dxa"/>
            </w:tcMar>
          </w:tcPr>
          <w:p w14:paraId="08CA62D5" w14:textId="77777777" w:rsidR="006F3BD1" w:rsidRDefault="006F3BD1">
            <w:pPr>
              <w:widowControl w:val="0"/>
              <w:pBdr>
                <w:top w:val="nil"/>
                <w:left w:val="nil"/>
                <w:bottom w:val="nil"/>
                <w:right w:val="nil"/>
                <w:between w:val="nil"/>
              </w:pBdr>
              <w:spacing w:line="240" w:lineRule="auto"/>
            </w:pPr>
          </w:p>
        </w:tc>
        <w:tc>
          <w:tcPr>
            <w:tcW w:w="2167" w:type="dxa"/>
            <w:tcMar>
              <w:top w:w="100" w:type="dxa"/>
              <w:left w:w="100" w:type="dxa"/>
              <w:bottom w:w="100" w:type="dxa"/>
              <w:right w:w="100" w:type="dxa"/>
            </w:tcMar>
          </w:tcPr>
          <w:p w14:paraId="573E4990" w14:textId="77777777" w:rsidR="006F3BD1" w:rsidRDefault="006F3BD1">
            <w:pPr>
              <w:widowControl w:val="0"/>
              <w:pBdr>
                <w:top w:val="nil"/>
                <w:left w:val="nil"/>
                <w:bottom w:val="nil"/>
                <w:right w:val="nil"/>
                <w:between w:val="nil"/>
              </w:pBdr>
              <w:spacing w:line="240" w:lineRule="auto"/>
            </w:pPr>
          </w:p>
        </w:tc>
        <w:tc>
          <w:tcPr>
            <w:tcW w:w="2167" w:type="dxa"/>
            <w:tcMar>
              <w:top w:w="100" w:type="dxa"/>
              <w:left w:w="100" w:type="dxa"/>
              <w:bottom w:w="100" w:type="dxa"/>
              <w:right w:w="100" w:type="dxa"/>
            </w:tcMar>
          </w:tcPr>
          <w:p w14:paraId="0B98FE65" w14:textId="77777777" w:rsidR="006F3BD1" w:rsidRDefault="006F3BD1">
            <w:pPr>
              <w:widowControl w:val="0"/>
              <w:pBdr>
                <w:top w:val="nil"/>
                <w:left w:val="nil"/>
                <w:bottom w:val="nil"/>
                <w:right w:val="nil"/>
                <w:between w:val="nil"/>
              </w:pBdr>
              <w:spacing w:line="240" w:lineRule="auto"/>
            </w:pPr>
          </w:p>
        </w:tc>
        <w:tc>
          <w:tcPr>
            <w:tcW w:w="2167" w:type="dxa"/>
            <w:tcMar>
              <w:top w:w="100" w:type="dxa"/>
              <w:left w:w="100" w:type="dxa"/>
              <w:bottom w:w="100" w:type="dxa"/>
              <w:right w:w="100" w:type="dxa"/>
            </w:tcMar>
          </w:tcPr>
          <w:p w14:paraId="07641D72" w14:textId="77777777" w:rsidR="006F3BD1" w:rsidRDefault="006F3BD1">
            <w:pPr>
              <w:widowControl w:val="0"/>
              <w:pBdr>
                <w:top w:val="nil"/>
                <w:left w:val="nil"/>
                <w:bottom w:val="nil"/>
                <w:right w:val="nil"/>
                <w:between w:val="nil"/>
              </w:pBdr>
              <w:spacing w:line="240" w:lineRule="auto"/>
            </w:pPr>
          </w:p>
        </w:tc>
      </w:tr>
    </w:tbl>
    <w:p w14:paraId="14489901" w14:textId="77C89EDA" w:rsidR="00157803" w:rsidRDefault="00157803"/>
    <w:p w14:paraId="24A5B3E4" w14:textId="77777777" w:rsidR="006F3BD1" w:rsidRDefault="006F3BD1">
      <w:pPr>
        <w:numPr>
          <w:ilvl w:val="0"/>
          <w:numId w:val="5"/>
        </w:numPr>
      </w:pPr>
    </w:p>
    <w:tbl>
      <w:tblPr>
        <w:tblStyle w:val="a1"/>
        <w:tblpPr w:leftFromText="180" w:rightFromText="180" w:topFromText="180" w:bottomFromText="180" w:vertAnchor="text" w:tblpX="720" w:tblpY="132"/>
        <w:tblW w:w="863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8"/>
        <w:gridCol w:w="2167"/>
        <w:gridCol w:w="2167"/>
        <w:gridCol w:w="2167"/>
      </w:tblGrid>
      <w:tr w:rsidR="006F3BD1" w14:paraId="29E30608" w14:textId="77777777">
        <w:tc>
          <w:tcPr>
            <w:tcW w:w="2137" w:type="dxa"/>
          </w:tcPr>
          <w:p w14:paraId="03F2E815" w14:textId="77777777" w:rsidR="006F3BD1" w:rsidRDefault="00000000">
            <w:pPr>
              <w:widowControl w:val="0"/>
              <w:spacing w:line="240" w:lineRule="auto"/>
            </w:pPr>
            <w:r>
              <w:t xml:space="preserve">Subject </w:t>
            </w:r>
          </w:p>
        </w:tc>
        <w:tc>
          <w:tcPr>
            <w:tcW w:w="2167" w:type="dxa"/>
          </w:tcPr>
          <w:p w14:paraId="18BE0E3A" w14:textId="77777777" w:rsidR="006F3BD1" w:rsidRDefault="00000000">
            <w:pPr>
              <w:widowControl w:val="0"/>
              <w:spacing w:line="240" w:lineRule="auto"/>
            </w:pPr>
            <w:r>
              <w:t xml:space="preserve">Phase </w:t>
            </w:r>
          </w:p>
        </w:tc>
        <w:tc>
          <w:tcPr>
            <w:tcW w:w="2167" w:type="dxa"/>
          </w:tcPr>
          <w:p w14:paraId="4E347B12" w14:textId="77777777" w:rsidR="006F3BD1" w:rsidRDefault="00000000">
            <w:pPr>
              <w:widowControl w:val="0"/>
              <w:spacing w:line="240" w:lineRule="auto"/>
            </w:pPr>
            <w:r>
              <w:t xml:space="preserve">Time started </w:t>
            </w:r>
          </w:p>
        </w:tc>
        <w:tc>
          <w:tcPr>
            <w:tcW w:w="2167" w:type="dxa"/>
          </w:tcPr>
          <w:p w14:paraId="4E623DA0" w14:textId="77777777" w:rsidR="006F3BD1" w:rsidRDefault="00000000">
            <w:pPr>
              <w:widowControl w:val="0"/>
              <w:spacing w:line="240" w:lineRule="auto"/>
            </w:pPr>
            <w:r>
              <w:t>Time ended</w:t>
            </w:r>
          </w:p>
        </w:tc>
      </w:tr>
      <w:tr w:rsidR="006F3BD1" w14:paraId="35800939" w14:textId="77777777">
        <w:tc>
          <w:tcPr>
            <w:tcW w:w="2137" w:type="dxa"/>
          </w:tcPr>
          <w:p w14:paraId="056B31C2" w14:textId="77777777" w:rsidR="006F3BD1" w:rsidRDefault="006F3BD1">
            <w:pPr>
              <w:widowControl w:val="0"/>
              <w:spacing w:line="240" w:lineRule="auto"/>
            </w:pPr>
          </w:p>
        </w:tc>
        <w:tc>
          <w:tcPr>
            <w:tcW w:w="2167" w:type="dxa"/>
          </w:tcPr>
          <w:p w14:paraId="7C609293" w14:textId="77777777" w:rsidR="006F3BD1" w:rsidRDefault="006F3BD1">
            <w:pPr>
              <w:widowControl w:val="0"/>
              <w:spacing w:line="240" w:lineRule="auto"/>
            </w:pPr>
          </w:p>
        </w:tc>
        <w:tc>
          <w:tcPr>
            <w:tcW w:w="2167" w:type="dxa"/>
          </w:tcPr>
          <w:p w14:paraId="1FE40CF6" w14:textId="77777777" w:rsidR="006F3BD1" w:rsidRDefault="006F3BD1">
            <w:pPr>
              <w:widowControl w:val="0"/>
              <w:spacing w:line="240" w:lineRule="auto"/>
            </w:pPr>
          </w:p>
        </w:tc>
        <w:tc>
          <w:tcPr>
            <w:tcW w:w="2167" w:type="dxa"/>
          </w:tcPr>
          <w:p w14:paraId="0AD20114" w14:textId="77777777" w:rsidR="006F3BD1" w:rsidRDefault="006F3BD1">
            <w:pPr>
              <w:widowControl w:val="0"/>
              <w:spacing w:line="240" w:lineRule="auto"/>
            </w:pPr>
          </w:p>
        </w:tc>
      </w:tr>
    </w:tbl>
    <w:p w14:paraId="0BEEA8F3" w14:textId="77777777" w:rsidR="006F3BD1" w:rsidRDefault="006F3BD1">
      <w:pPr>
        <w:pStyle w:val="Heading1"/>
      </w:pPr>
      <w:bookmarkStart w:id="18" w:name="_zdnqgpkgjrxf" w:colFirst="0" w:colLast="0"/>
      <w:bookmarkEnd w:id="18"/>
    </w:p>
    <w:p w14:paraId="5DD43290" w14:textId="77777777" w:rsidR="006F3BD1" w:rsidRDefault="006F3BD1"/>
    <w:p w14:paraId="30A4B8AC" w14:textId="77777777" w:rsidR="006F3BD1" w:rsidRDefault="006F3BD1"/>
    <w:p w14:paraId="3A4D69B7" w14:textId="77777777" w:rsidR="006F3BD1" w:rsidRDefault="00000000">
      <w:pPr>
        <w:pStyle w:val="Heading1"/>
        <w:numPr>
          <w:ilvl w:val="0"/>
          <w:numId w:val="6"/>
        </w:numPr>
        <w:spacing w:after="0"/>
      </w:pPr>
      <w:bookmarkStart w:id="19" w:name="_vp2afw5iy66o" w:colFirst="0" w:colLast="0"/>
      <w:bookmarkEnd w:id="19"/>
      <w:r>
        <w:t>Methodology for preservation of Data collected</w:t>
      </w:r>
    </w:p>
    <w:p w14:paraId="46DD530B" w14:textId="77777777" w:rsidR="006F3BD1" w:rsidRDefault="00000000">
      <w:pPr>
        <w:pStyle w:val="Heading3"/>
        <w:numPr>
          <w:ilvl w:val="0"/>
          <w:numId w:val="3"/>
        </w:numPr>
        <w:spacing w:before="0" w:after="0"/>
      </w:pPr>
      <w:bookmarkStart w:id="20" w:name="_i2dequkblli8" w:colFirst="0" w:colLast="0"/>
      <w:bookmarkEnd w:id="20"/>
      <w:r>
        <w:t>Data</w:t>
      </w:r>
    </w:p>
    <w:p w14:paraId="33C7A45D" w14:textId="77777777" w:rsidR="006F3BD1" w:rsidRDefault="00000000">
      <w:pPr>
        <w:pStyle w:val="Heading3"/>
        <w:numPr>
          <w:ilvl w:val="0"/>
          <w:numId w:val="3"/>
        </w:numPr>
        <w:spacing w:before="0" w:after="0"/>
      </w:pPr>
      <w:bookmarkStart w:id="21" w:name="_vbfxnc6q426w" w:colFirst="0" w:colLast="0"/>
      <w:bookmarkEnd w:id="21"/>
      <w:r>
        <w:t xml:space="preserve">Instructions for confidentiality of the collected data. </w:t>
      </w:r>
    </w:p>
    <w:p w14:paraId="0CF955AF" w14:textId="77777777" w:rsidR="006F3BD1" w:rsidRDefault="00000000">
      <w:pPr>
        <w:pStyle w:val="Heading1"/>
        <w:numPr>
          <w:ilvl w:val="0"/>
          <w:numId w:val="6"/>
        </w:numPr>
        <w:spacing w:before="0" w:after="0"/>
      </w:pPr>
      <w:bookmarkStart w:id="22" w:name="_wt53uoxtyjo3" w:colFirst="0" w:colLast="0"/>
      <w:bookmarkEnd w:id="22"/>
      <w:r>
        <w:t xml:space="preserve">List of tools / Materials required for the test: </w:t>
      </w:r>
    </w:p>
    <w:p w14:paraId="5458E281" w14:textId="77777777" w:rsidR="006F3BD1" w:rsidRDefault="00000000">
      <w:pPr>
        <w:numPr>
          <w:ilvl w:val="0"/>
          <w:numId w:val="4"/>
        </w:numPr>
      </w:pPr>
      <w:r>
        <w:t xml:space="preserve">Phone : Timer/ camera </w:t>
      </w:r>
    </w:p>
    <w:p w14:paraId="70F65716" w14:textId="77777777" w:rsidR="006F3BD1" w:rsidRDefault="00000000">
      <w:pPr>
        <w:numPr>
          <w:ilvl w:val="0"/>
          <w:numId w:val="4"/>
        </w:numPr>
      </w:pPr>
      <w:r>
        <w:t xml:space="preserve">A4 size white papers : many </w:t>
      </w:r>
    </w:p>
    <w:p w14:paraId="3577DA3C" w14:textId="77777777" w:rsidR="006F3BD1" w:rsidRDefault="00000000">
      <w:pPr>
        <w:numPr>
          <w:ilvl w:val="0"/>
          <w:numId w:val="4"/>
        </w:numPr>
      </w:pPr>
      <w:r>
        <w:t>Different file for each participant</w:t>
      </w:r>
    </w:p>
    <w:p w14:paraId="51FBF135" w14:textId="77777777" w:rsidR="006F3BD1" w:rsidRDefault="00000000">
      <w:pPr>
        <w:numPr>
          <w:ilvl w:val="0"/>
          <w:numId w:val="4"/>
        </w:numPr>
      </w:pPr>
      <w:r>
        <w:t xml:space="preserve">Laptop / internet </w:t>
      </w:r>
    </w:p>
    <w:p w14:paraId="49616E0C" w14:textId="77777777" w:rsidR="006F3BD1" w:rsidRDefault="00000000">
      <w:pPr>
        <w:numPr>
          <w:ilvl w:val="0"/>
          <w:numId w:val="4"/>
        </w:numPr>
      </w:pPr>
      <w:r>
        <w:t xml:space="preserve">Multiple AI tools (open on different tabs) </w:t>
      </w:r>
    </w:p>
    <w:p w14:paraId="39C79C80" w14:textId="77777777" w:rsidR="006F3BD1" w:rsidRDefault="00000000">
      <w:pPr>
        <w:numPr>
          <w:ilvl w:val="0"/>
          <w:numId w:val="4"/>
        </w:numPr>
      </w:pPr>
      <w:r>
        <w:t>Topic chosen : BE+ING/ Present Progressive</w:t>
      </w:r>
    </w:p>
    <w:p w14:paraId="39CBA1AF" w14:textId="77777777" w:rsidR="006F3BD1" w:rsidRDefault="00000000">
      <w:pPr>
        <w:numPr>
          <w:ilvl w:val="0"/>
          <w:numId w:val="4"/>
        </w:numPr>
      </w:pPr>
      <w:r>
        <w:t xml:space="preserve">Target audience : Language teachers at school (Eng + French) </w:t>
      </w:r>
    </w:p>
    <w:p w14:paraId="54067F7B" w14:textId="77777777" w:rsidR="006F3BD1" w:rsidRDefault="006F3BD1"/>
    <w:p w14:paraId="18556169" w14:textId="77777777" w:rsidR="006F3BD1" w:rsidRDefault="006F3BD1"/>
    <w:p w14:paraId="1E86B6D0" w14:textId="77777777" w:rsidR="006F3BD1" w:rsidRDefault="00000000">
      <w:pPr>
        <w:pStyle w:val="Heading1"/>
        <w:numPr>
          <w:ilvl w:val="0"/>
          <w:numId w:val="6"/>
        </w:numPr>
      </w:pPr>
      <w:bookmarkStart w:id="23" w:name="_a0x89ir03nja" w:colFirst="0" w:colLast="0"/>
      <w:bookmarkEnd w:id="23"/>
      <w:r>
        <w:t xml:space="preserve"> Questionnaire post test (?)</w:t>
      </w:r>
    </w:p>
    <w:p w14:paraId="31200FD9" w14:textId="77777777" w:rsidR="006F3BD1" w:rsidRDefault="006F3BD1"/>
    <w:p w14:paraId="360CB9D8" w14:textId="77777777" w:rsidR="006F3BD1" w:rsidRDefault="006F3BD1"/>
    <w:sectPr w:rsidR="006F3BD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oumik Sarkar" w:date="2026-05-06T19:56:00Z" w:initials="SS">
    <w:p w14:paraId="6112282B" w14:textId="77777777" w:rsidR="00951053" w:rsidRDefault="00951053" w:rsidP="00951053">
      <w:pPr>
        <w:pStyle w:val="CommentText"/>
      </w:pPr>
      <w:r>
        <w:rPr>
          <w:rStyle w:val="CommentReference"/>
        </w:rPr>
        <w:annotationRef/>
      </w:r>
      <w:r>
        <w:rPr>
          <w:lang w:val="en-IN"/>
        </w:rPr>
        <w:t>Participant</w:t>
      </w:r>
    </w:p>
  </w:comment>
  <w:comment w:id="3" w:author="Soumik Sarkar" w:date="2026-05-06T19:57:00Z" w:initials="SS">
    <w:p w14:paraId="63B3356F" w14:textId="77777777" w:rsidR="00951053" w:rsidRDefault="00951053" w:rsidP="00951053">
      <w:pPr>
        <w:pStyle w:val="CommentText"/>
      </w:pPr>
      <w:r>
        <w:rPr>
          <w:rStyle w:val="CommentReference"/>
        </w:rPr>
        <w:annotationRef/>
      </w:r>
      <w:r>
        <w:rPr>
          <w:lang w:val="en-IN"/>
        </w:rPr>
        <w:t>participant</w:t>
      </w:r>
    </w:p>
  </w:comment>
  <w:comment w:id="6" w:author="Soumik Sarkar" w:date="2026-05-06T19:57:00Z" w:initials="SS">
    <w:p w14:paraId="00C54A76" w14:textId="77777777" w:rsidR="00951053" w:rsidRDefault="00951053" w:rsidP="00951053">
      <w:pPr>
        <w:pStyle w:val="CommentText"/>
      </w:pPr>
      <w:r>
        <w:rPr>
          <w:rStyle w:val="CommentReference"/>
        </w:rPr>
        <w:annotationRef/>
      </w:r>
      <w:r>
        <w:rPr>
          <w:lang w:val="en-IN"/>
        </w:rPr>
        <w:t>Participant</w:t>
      </w:r>
    </w:p>
  </w:comment>
  <w:comment w:id="7" w:author="Soumik Sarkar" w:date="2026-05-06T19:58:00Z" w:initials="SS">
    <w:p w14:paraId="023287BF" w14:textId="77777777" w:rsidR="00951053" w:rsidRDefault="00951053" w:rsidP="00951053">
      <w:pPr>
        <w:pStyle w:val="CommentText"/>
      </w:pPr>
      <w:r>
        <w:rPr>
          <w:rStyle w:val="CommentReference"/>
        </w:rPr>
        <w:annotationRef/>
      </w:r>
      <w:r>
        <w:rPr>
          <w:lang w:val="en-IN"/>
        </w:rPr>
        <w:t>No need to include clauses. This Is not legal work. Just say acknowledgement of confidentiality of the participant.</w:t>
      </w:r>
    </w:p>
  </w:comment>
  <w:comment w:id="8" w:author="Soumik Sarkar" w:date="2026-05-06T20:01:00Z" w:initials="SS">
    <w:p w14:paraId="5BA02DB8" w14:textId="77777777" w:rsidR="00951053" w:rsidRDefault="00951053" w:rsidP="00951053">
      <w:pPr>
        <w:pStyle w:val="CommentText"/>
      </w:pPr>
      <w:r>
        <w:rPr>
          <w:rStyle w:val="CommentReference"/>
        </w:rPr>
        <w:annotationRef/>
      </w:r>
      <w:r>
        <w:rPr>
          <w:lang w:val="en-IN"/>
        </w:rPr>
        <w:t>No need to say this. Just say you have less than 30 minutes for this task. The faster you complete, the faster you can leave. Somehting like that.</w:t>
      </w:r>
    </w:p>
  </w:comment>
  <w:comment w:id="9" w:author="Soumik Sarkar" w:date="2026-05-06T20:03:00Z" w:initials="SS">
    <w:p w14:paraId="10DD7A59" w14:textId="77777777" w:rsidR="00272AA0" w:rsidRDefault="00272AA0" w:rsidP="00272AA0">
      <w:pPr>
        <w:pStyle w:val="CommentText"/>
      </w:pPr>
      <w:r>
        <w:rPr>
          <w:rStyle w:val="CommentReference"/>
        </w:rPr>
        <w:annotationRef/>
      </w:r>
      <w:r>
        <w:rPr>
          <w:lang w:val="en-IN"/>
        </w:rPr>
        <w:t xml:space="preserve">Time Steps? Video? </w:t>
      </w:r>
    </w:p>
  </w:comment>
  <w:comment w:id="11" w:author="Soumik Sarkar" w:date="2026-05-06T20:04:00Z" w:initials="SS">
    <w:p w14:paraId="1BDFA73D" w14:textId="77777777" w:rsidR="00272AA0" w:rsidRDefault="00272AA0" w:rsidP="00272AA0">
      <w:pPr>
        <w:pStyle w:val="CommentText"/>
      </w:pPr>
      <w:r>
        <w:rPr>
          <w:rStyle w:val="CommentReference"/>
        </w:rPr>
        <w:annotationRef/>
      </w:r>
      <w:r>
        <w:rPr>
          <w:lang w:val="en-IN"/>
        </w:rPr>
        <w:t>A stack of A4 sheets are made available for the 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12282B" w15:done="0"/>
  <w15:commentEx w15:paraId="63B3356F" w15:done="0"/>
  <w15:commentEx w15:paraId="00C54A76" w15:done="0"/>
  <w15:commentEx w15:paraId="023287BF" w15:done="0"/>
  <w15:commentEx w15:paraId="5BA02DB8" w15:done="0"/>
  <w15:commentEx w15:paraId="10DD7A59" w15:done="0"/>
  <w15:commentEx w15:paraId="1BDFA7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A903A6" w16cex:dateUtc="2026-05-06T17:56:00Z"/>
  <w16cex:commentExtensible w16cex:durableId="724D335B" w16cex:dateUtc="2026-05-06T17:57:00Z"/>
  <w16cex:commentExtensible w16cex:durableId="4892DFA3" w16cex:dateUtc="2026-05-06T17:57:00Z"/>
  <w16cex:commentExtensible w16cex:durableId="2D3AD661" w16cex:dateUtc="2026-05-06T17:58:00Z"/>
  <w16cex:commentExtensible w16cex:durableId="383A409C" w16cex:dateUtc="2026-05-06T18:01:00Z"/>
  <w16cex:commentExtensible w16cex:durableId="1704FC56" w16cex:dateUtc="2026-05-06T18:03:00Z"/>
  <w16cex:commentExtensible w16cex:durableId="5FD7B57F" w16cex:dateUtc="2026-05-06T1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12282B" w16cid:durableId="6BA903A6"/>
  <w16cid:commentId w16cid:paraId="63B3356F" w16cid:durableId="724D335B"/>
  <w16cid:commentId w16cid:paraId="00C54A76" w16cid:durableId="4892DFA3"/>
  <w16cid:commentId w16cid:paraId="023287BF" w16cid:durableId="2D3AD661"/>
  <w16cid:commentId w16cid:paraId="5BA02DB8" w16cid:durableId="383A409C"/>
  <w16cid:commentId w16cid:paraId="10DD7A59" w16cid:durableId="1704FC56"/>
  <w16cid:commentId w16cid:paraId="1BDFA73D" w16cid:durableId="5FD7B5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77F062-E56E-4605-9B94-C9BF190C302C}"/>
  </w:font>
  <w:font w:name="Cambria">
    <w:panose1 w:val="02040503050406030204"/>
    <w:charset w:val="00"/>
    <w:family w:val="roman"/>
    <w:pitch w:val="variable"/>
    <w:sig w:usb0="E00006FF" w:usb1="420024FF" w:usb2="02000000" w:usb3="00000000" w:csb0="0000019F" w:csb1="00000000"/>
    <w:embedRegular r:id="rId2" w:fontKey="{97EEBB53-8558-4128-A1F2-13619EED27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E16"/>
    <w:multiLevelType w:val="multilevel"/>
    <w:tmpl w:val="77F45FE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38490DDB"/>
    <w:multiLevelType w:val="multilevel"/>
    <w:tmpl w:val="B366F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7178F2"/>
    <w:multiLevelType w:val="multilevel"/>
    <w:tmpl w:val="5D74AFC8"/>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F6D6081"/>
    <w:multiLevelType w:val="multilevel"/>
    <w:tmpl w:val="15EC5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C08302A"/>
    <w:multiLevelType w:val="multilevel"/>
    <w:tmpl w:val="EBE8B7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2893D46"/>
    <w:multiLevelType w:val="multilevel"/>
    <w:tmpl w:val="E64CA4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51289379">
    <w:abstractNumId w:val="1"/>
  </w:num>
  <w:num w:numId="2" w16cid:durableId="1937521388">
    <w:abstractNumId w:val="2"/>
  </w:num>
  <w:num w:numId="3" w16cid:durableId="1073358665">
    <w:abstractNumId w:val="5"/>
  </w:num>
  <w:num w:numId="4" w16cid:durableId="1338773779">
    <w:abstractNumId w:val="4"/>
  </w:num>
  <w:num w:numId="5" w16cid:durableId="1371490601">
    <w:abstractNumId w:val="0"/>
  </w:num>
  <w:num w:numId="6" w16cid:durableId="1981734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umik Sarkar">
    <w15:presenceInfo w15:providerId="Windows Live" w15:userId="77b022cde378c8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BD1"/>
    <w:rsid w:val="00157803"/>
    <w:rsid w:val="00272AA0"/>
    <w:rsid w:val="006F3BD1"/>
    <w:rsid w:val="00784DE5"/>
    <w:rsid w:val="00951053"/>
    <w:rsid w:val="00A13BD8"/>
    <w:rsid w:val="00AC3CDA"/>
    <w:rsid w:val="00DD671F"/>
    <w:rsid w:val="00F74F2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28C7"/>
  <w15:docId w15:val="{19F3FE60-98FD-0842-96AA-B74236134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TOCHeading">
    <w:name w:val="TOC Heading"/>
    <w:basedOn w:val="Heading1"/>
    <w:next w:val="Normal"/>
    <w:uiPriority w:val="39"/>
    <w:unhideWhenUsed/>
    <w:qFormat/>
    <w:rsid w:val="00951053"/>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51053"/>
    <w:pPr>
      <w:spacing w:after="100"/>
    </w:pPr>
  </w:style>
  <w:style w:type="paragraph" w:styleId="TOC3">
    <w:name w:val="toc 3"/>
    <w:basedOn w:val="Normal"/>
    <w:next w:val="Normal"/>
    <w:autoRedefine/>
    <w:uiPriority w:val="39"/>
    <w:unhideWhenUsed/>
    <w:rsid w:val="00951053"/>
    <w:pPr>
      <w:spacing w:after="100"/>
      <w:ind w:left="440"/>
    </w:pPr>
  </w:style>
  <w:style w:type="character" w:styleId="Hyperlink">
    <w:name w:val="Hyperlink"/>
    <w:basedOn w:val="DefaultParagraphFont"/>
    <w:uiPriority w:val="99"/>
    <w:unhideWhenUsed/>
    <w:rsid w:val="00951053"/>
    <w:rPr>
      <w:color w:val="0000FF" w:themeColor="hyperlink"/>
      <w:u w:val="single"/>
    </w:rPr>
  </w:style>
  <w:style w:type="paragraph" w:styleId="Revision">
    <w:name w:val="Revision"/>
    <w:hidden/>
    <w:uiPriority w:val="99"/>
    <w:semiHidden/>
    <w:rsid w:val="00951053"/>
    <w:pPr>
      <w:spacing w:line="240" w:lineRule="auto"/>
    </w:pPr>
  </w:style>
  <w:style w:type="character" w:styleId="CommentReference">
    <w:name w:val="annotation reference"/>
    <w:basedOn w:val="DefaultParagraphFont"/>
    <w:uiPriority w:val="99"/>
    <w:semiHidden/>
    <w:unhideWhenUsed/>
    <w:rsid w:val="00951053"/>
    <w:rPr>
      <w:sz w:val="16"/>
      <w:szCs w:val="16"/>
    </w:rPr>
  </w:style>
  <w:style w:type="paragraph" w:styleId="CommentText">
    <w:name w:val="annotation text"/>
    <w:basedOn w:val="Normal"/>
    <w:link w:val="CommentTextChar"/>
    <w:uiPriority w:val="99"/>
    <w:unhideWhenUsed/>
    <w:rsid w:val="00951053"/>
    <w:pPr>
      <w:spacing w:line="240" w:lineRule="auto"/>
    </w:pPr>
    <w:rPr>
      <w:sz w:val="20"/>
      <w:szCs w:val="20"/>
    </w:rPr>
  </w:style>
  <w:style w:type="character" w:customStyle="1" w:styleId="CommentTextChar">
    <w:name w:val="Comment Text Char"/>
    <w:basedOn w:val="DefaultParagraphFont"/>
    <w:link w:val="CommentText"/>
    <w:uiPriority w:val="99"/>
    <w:rsid w:val="00951053"/>
    <w:rPr>
      <w:sz w:val="20"/>
      <w:szCs w:val="20"/>
    </w:rPr>
  </w:style>
  <w:style w:type="paragraph" w:styleId="CommentSubject">
    <w:name w:val="annotation subject"/>
    <w:basedOn w:val="CommentText"/>
    <w:next w:val="CommentText"/>
    <w:link w:val="CommentSubjectChar"/>
    <w:uiPriority w:val="99"/>
    <w:semiHidden/>
    <w:unhideWhenUsed/>
    <w:rsid w:val="00951053"/>
    <w:rPr>
      <w:b/>
      <w:bCs/>
    </w:rPr>
  </w:style>
  <w:style w:type="character" w:customStyle="1" w:styleId="CommentSubjectChar">
    <w:name w:val="Comment Subject Char"/>
    <w:basedOn w:val="CommentTextChar"/>
    <w:link w:val="CommentSubject"/>
    <w:uiPriority w:val="99"/>
    <w:semiHidden/>
    <w:rsid w:val="009510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F52E6-C31A-4BCD-8356-8BB54C9DA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1381</Words>
  <Characters>6353</Characters>
  <Application>Microsoft Office Word</Application>
  <DocSecurity>0</DocSecurity>
  <Lines>204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Soumik Sarkar</cp:lastModifiedBy>
  <cp:revision>6</cp:revision>
  <dcterms:created xsi:type="dcterms:W3CDTF">2026-05-06T14:45:00Z</dcterms:created>
  <dcterms:modified xsi:type="dcterms:W3CDTF">2026-05-06T18:13:00Z</dcterms:modified>
</cp:coreProperties>
</file>